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Larkspur Cancer Institute, Madison, WI</w:t>
      </w:r>
    </w:p>
    <w:p>
      <w:r>
        <w:t xml:space="preserve">Site Number: 07</w:t>
      </w:r>
    </w:p>
    <w:p>
      <w:r>
        <w:t xml:space="preserve">Enrollment: Institution will use reasonable efforts to enroll 48 subjects over an enrollment period of 18 months.</w:t>
      </w:r>
    </w:p>
    <w:p>
      <w:r>
        <w:t xml:space="preserve">Per-patient payment: Sponsor will pay Institution USD 18,200 per enrolled subject, as set out in Exhibit B.</w:t>
      </w:r>
    </w:p>
    <w:p>
      <w:r>
        <w:t xml:space="preserve">This Clinical Trial Agreement is entered into by Northstar Oncology, Inc. (“Sponsor”) and Larkspur Cancer Institute, a public institution of the State of Wisconsin (“Institution”). This document is fictional and was written for a demo.</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w:t>
      </w:r>
      <w:del w:id="2" w:author="J. Whitcombe (Site 07)" w:date="2026-10-14T15:02:00Z">
        <w:r>
          <w:delText xml:space="preserve">ten percent (10%)</w:delText>
        </w:r>
      </w:del>
      <w:ins w:id="3" w:author="J. Whitcombe (Site 07)" w:date="2026-10-14T15:02:00Z">
        <w:r>
          <w:t xml:space="preserve">fifteen percent (15%)</w:t>
        </w:r>
      </w:ins>
      <w:r>
        <w:t xml:space="preserve">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w:t>
      </w:r>
      <w:del w:id="4" w:author="J. Whitcombe (Site 07)" w:date="2026-10-14T15:02:00Z">
        <w:r>
          <w:delText xml:space="preserve">seven (7)</w:delText>
        </w:r>
      </w:del>
      <w:ins w:id="5" w:author="J. Whitcombe (Site 07)" w:date="2026-10-14T15:02:00Z">
        <w:r>
          <w:t xml:space="preserve">four (4)</w:t>
        </w:r>
      </w:ins>
      <w:r>
        <w:t xml:space="preserve">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w:t>
      </w:r>
      <w:del w:id="6" w:author="J. Whitcombe (Site 07)" w:date="2026-10-14T15:02:00Z">
        <w:r>
          <w:delText xml:space="preserve">negligence</w:delText>
        </w:r>
      </w:del>
      <w:ins w:id="7" w:author="J. Whitcombe (Site 07)" w:date="2026-10-14T15:02:00Z">
        <w:r>
          <w:t xml:space="preserve">gross negligence or willful misconduct</w:t>
        </w:r>
      </w:ins>
      <w:r>
        <w:t xml:space="preserve"> of Institution</w:t>
      </w:r>
      <w:ins w:id="8" w:author="J. Whitcombe (Site 07)" w:date="2026-10-14T15:02:00Z">
        <w:r>
          <w:t xml:space="preserve">, as finally adjudicated</w:t>
        </w:r>
      </w:ins>
      <w:r>
        <w:t xml:space="preserve">.</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by Institution</w:t>
      </w:r>
    </w:p>
    <w:p>
      <w:pPr>
        <w:rPr>
          <w:ins w:id="9" w:author="J. Whitcombe (Site 07)" w:date="2026-10-14T15:02:00Z"/>
        </w:rPr>
      </w:pPr>
      <w:commentRangeStart w:id="0"/>
      <w:ins w:id="10" w:author="J. Whitcombe (Site 07)" w:date="2026-10-14T15:02:00Z">
        <w:r>
          <w:t xml:space="preserve">Sponsor shall in turn be indemnified by Institution only where required by law, and the parties’ obligations under this Section 9 shall be mutual.</w:t>
        </w:r>
      </w:ins>
      <w:commentRangeEnd w:id="0"/>
      <w:r>
        <w:commentReference w:id="0"/>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w:t>
      </w:r>
      <w:ins w:id="11" w:author="R. Tanaka (Site 07)" w:date="2026-10-14T15:02:00Z">
        <w:r>
          <w:t xml:space="preserve">, including lost wages and travel costs,</w:t>
        </w:r>
      </w:ins>
      <w:r>
        <w:t xml:space="preserve">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pPr>
        <w:rPr>
          <w:del w:id="12" w:author="R. Tanaka (Site 07)" w:date="2026-10-14T15:02:00Z"/>
        </w:rPr>
      </w:pPr>
      <w:del w:id="13" w:author="R. Tanaka (Site 07)" w:date="2026-10-14T15:02:00Z">
        <w:r>
          <w:delText xml:space="preserve">Reimbursement is net of amounts paid by the subject’s insurance.</w:delText>
        </w:r>
      </w:del>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HIPAA</w:t>
      </w:r>
    </w:p>
    <w:p>
      <w:pPr>
        <w:rPr>
          <w:ins w:id="14" w:author="Privacy Office (Site 07)" w:date="2026-10-14T15:02:00Z"/>
        </w:rPr>
      </w:pPr>
      <w:ins w:id="15" w:author="Privacy Office (Site 07)" w:date="2026-10-14T15:02:00Z">
        <w:r>
          <w:t xml:space="preserve">Prior to receipt of any study data, Sponsor shall execute Institution’s form Business Associate Agreement.</w:t>
        </w:r>
      </w:ins>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2"/>
      </w:pPr>
      <w:r>
        <w:t xml:space="preserve">§11.5 Secondary Use</w:t>
      </w:r>
    </w:p>
    <w:p>
      <w:pPr>
        <w:rPr>
          <w:ins w:id="16" w:author="Privacy Office (Site 07)" w:date="2026-10-14T15:02:00Z"/>
        </w:rPr>
      </w:pPr>
      <w:ins w:id="17" w:author="Privacy Office (Site 07)" w:date="2026-10-14T15:02:00Z">
        <w:r>
          <w:t xml:space="preserve">Sponsor shall not use coded study data to train or fine-tune machine learning models without Institution’s prior written consent.</w:t>
        </w:r>
      </w:ins>
    </w:p>
    <w:p>
      <w:pPr>
        <w:pStyle w:val="Heading1"/>
      </w:pPr>
      <w:r>
        <w:t xml:space="preserve">Article 12. Publication</w:t>
      </w:r>
    </w:p>
    <w:p>
      <w:pPr>
        <w:pStyle w:val="Heading2"/>
      </w:pPr>
      <w:r>
        <w:t xml:space="preserve">§12.1 Sponsor Review</w:t>
      </w:r>
    </w:p>
    <w:p>
      <w:r>
        <w:t xml:space="preserve">Institution shall provide Sponsor </w:t>
      </w:r>
      <w:del w:id="18" w:author="Dr. A. Mensah (PI, Site 07)" w:date="2026-10-14T15:02:00Z">
        <w:r>
          <w:delText xml:space="preserve">sixty (60) days</w:delText>
        </w:r>
      </w:del>
      <w:ins w:id="19" w:author="Dr. A. Mensah (PI, Site 07)" w:date="2026-10-14T15:02:00Z">
        <w:r>
          <w:t xml:space="preserve">forty-five (45) days, or as otherwise agreed,</w:t>
        </w:r>
      </w:ins>
      <w:r>
        <w:t xml:space="preserve">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pPr>
        <w:rPr>
          <w:del w:id="20" w:author="Dr. A. Mensah (PI, Site 07)" w:date="2026-10-14T15:02:00Z"/>
        </w:rPr>
      </w:pPr>
      <w:del w:id="21" w:author="Dr. A. Mensah (PI, Site 07)" w:date="2026-10-14T15:02:00Z">
        <w:r>
          <w:delText xml:space="preserve">At Sponsor’s request, Institution shall delay publication up to an additional sixty (60) days to permit patent filings.</w:delText>
        </w:r>
      </w:del>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commentRangeStart w:id="1"/>
      <w:r>
        <w:t xml:space="preserve">Each party retains ownership of its background intellectual property.</w:t>
      </w:r>
      <w:commentRangeEnd w:id="1"/>
      <w:r>
        <w:commentReference w:id="1"/>
      </w:r>
    </w:p>
    <w:p>
      <w:pPr>
        <w:pStyle w:val="Heading2"/>
      </w:pPr>
      <w:r>
        <w:t xml:space="preserve">§13.2 Study Inventions</w:t>
      </w:r>
    </w:p>
    <w:p>
      <w:r>
        <w:t xml:space="preserve">All inventions arising from the Protocol</w:t>
      </w:r>
      <w:del w:id="22" w:author="Tech Transfer (Site 07)" w:date="2026-10-14T15:02:00Z">
        <w:r>
          <w:delText xml:space="preserve"> or Study Drug</w:delText>
        </w:r>
      </w:del>
      <w:r>
        <w:t xml:space="preserve"> shall </w:t>
      </w:r>
      <w:del w:id="23" w:author="Tech Transfer (Site 07)" w:date="2026-10-14T15:02:00Z">
        <w:r>
          <w:delText xml:space="preserve">belong to Sponsor</w:delText>
        </w:r>
      </w:del>
      <w:ins w:id="24" w:author="Tech Transfer (Site 07)" w:date="2026-10-14T15:02:00Z">
        <w:r>
          <w:t xml:space="preserve">be jointly owned by Sponsor and Institution</w:t>
        </w:r>
      </w:ins>
      <w:r>
        <w:t xml:space="preserve">.</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w:t>
      </w:r>
      <w:del w:id="25" w:author="J. Whitcombe (Site 07)" w:date="2026-10-14T15:02:00Z">
        <w:r>
          <w:delText xml:space="preserve">thirty (30)</w:delText>
        </w:r>
      </w:del>
      <w:ins w:id="26" w:author="J. Whitcombe (Site 07)" w:date="2026-10-14T15:02:00Z">
        <w:r>
          <w:t xml:space="preserve">sixty (60)</w:t>
        </w:r>
      </w:ins>
      <w:r>
        <w:t xml:space="preserve">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w:t>
      </w:r>
      <w:del w:id="27" w:author="J. Whitcombe (Site 07)" w:date="2026-10-14T15:02:00Z">
        <w:r>
          <w:delText xml:space="preserve">New Jersey, with venue in its state courts</w:delText>
        </w:r>
      </w:del>
      <w:ins w:id="28" w:author="J. Whitcombe (Site 07)" w:date="2026-10-14T15:02:00Z">
        <w:r>
          <w:t xml:space="preserve">Wisconsin, with exclusive venue in the courts of Dane County</w:t>
        </w:r>
      </w:ins>
      <w:r>
        <w:t xml:space="preserve">.</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Larkspur Cancer Institute, Madison, WI.</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18,200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w:comment w:id="0" w:author="J. Whitcombe (Site 07)" w:date="2026-10-14T15:02:00Z" w:initials="JWS">
    <w:p>
      <w:pPr>
        <w:pStyle w:val="CommentText"/>
      </w:pPr>
      <w:r>
        <w:t xml:space="preserve">Our counsel requires mutual language for all industry CTAs.</w:t>
      </w:r>
    </w:p>
  </w:comment>
  <w:comment w:id="1" w:author="Tech Transfer (Site 07)" w:date="2026-10-14T15:02:00Z" w:initials="TTS">
    <w:p>
      <w:pPr>
        <w:pStyle w:val="CommentText"/>
      </w:pPr>
      <w:r>
        <w:t xml:space="preserve">Please confirm Institution’s existing imaging software remains Institution background IP.</w:t>
      </w:r>
    </w:p>
  </w:comment>
</w:comments>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07 redline</dc:title>
  <dc:creator>Siteline</dc:creator>
  <dcterms:created xsi:type="dcterms:W3CDTF">2026-10-18T00:08:50Z</dcterms:created>
</cp:coreProperties>
</file>