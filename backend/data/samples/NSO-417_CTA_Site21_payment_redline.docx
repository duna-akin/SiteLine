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Copperline Regional Medical Center, Boise, ID</w:t>
      </w:r>
    </w:p>
    <w:p>
      <w:r>
        <w:t xml:space="preserve">Site Number: 21</w:t>
      </w:r>
    </w:p>
    <w:p>
      <w:r>
        <w:t xml:space="preserve">Enrollment: Institution will use reasonable efforts to enroll 60 subjects over an enrollment period of 12 months.</w:t>
      </w:r>
    </w:p>
    <w:p>
      <w:r>
        <w:t xml:space="preserve">Per-patient payment: Sponsor will pay Institution USD 22,000 per enrolled subject, as set out in Exhibit B.</w:t>
      </w:r>
    </w:p>
    <w:p>
      <w:r>
        <w:t xml:space="preserve">This Clinical Trial Agreement is entered into by Northstar Oncology, Inc. (“Sponsor”) and Copperline Regional Medical Center, a private, non-profit corporation (“Institution”). This document is fictional and was written for Siteline tests and demos.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w:t>
      </w:r>
      <w:del w:id="2" w:author="K. Okafor (Site 21)" w:date="2026-10-16T13:20:00Z">
        <w:r>
          <w:delText xml:space="preserve">forty-five (45)</w:delText>
        </w:r>
      </w:del>
      <w:ins w:id="3" w:author="K. Okafor (Site 21)" w:date="2026-10-16T13:20:00Z">
        <w:r>
          <w:t xml:space="preserve">twenty (20)</w:t>
        </w:r>
      </w:ins>
      <w:r>
        <w:t xml:space="preserve">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w:t>
      </w:r>
      <w:del w:id="4" w:author="K. Okafor (Site 21)" w:date="2026-10-16T13:20:00Z">
        <w:r>
          <w:delText xml:space="preserve">ten percent (10%)</w:delText>
        </w:r>
      </w:del>
      <w:ins w:id="5" w:author="K. Okafor (Site 21)" w:date="2026-10-16T13:20:00Z">
        <w:r>
          <w:t xml:space="preserve">fourteen percent (14%)</w:t>
        </w:r>
      </w:ins>
      <w:r>
        <w:t xml:space="preserve">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pass-through costs within </w:t>
      </w:r>
      <w:del w:id="6" w:author="K. Okafor (Site 21)" w:date="2026-10-16T13:20:00Z">
        <w:r>
          <w:delText xml:space="preserve">forty-five (45)</w:delText>
        </w:r>
      </w:del>
      <w:ins w:id="7" w:author="K. Okafor (Site 21)" w:date="2026-10-16T13:20:00Z">
        <w:r>
          <w:t xml:space="preserve">thirty-five (35)</w:t>
        </w:r>
      </w:ins>
      <w:r>
        <w:t xml:space="preserve"> days of receipt of an itemized invoice.</w:t>
      </w:r>
    </w:p>
    <w:p>
      <w:pPr>
        <w:pStyle w:val="Heading2"/>
      </w:pPr>
      <w:r>
        <w:t xml:space="preserve">§6.5 Holdback</w:t>
      </w:r>
    </w:p>
    <w:p>
      <w:pPr>
        <w:rPr>
          <w:del w:id="8" w:author="K. Okafor (Site 21)" w:date="2026-10-14T15:02:00Z"/>
        </w:rPr>
      </w:pPr>
      <w:del w:id="9" w:author="K. Okafor (Site 21)" w:date="2026-10-16T13:20:00Z">
        <w:r>
          <w:delText xml:space="preserve">Sponsor may withhold ten percent (10%) of each payment until the Study database is locked.</w:delText>
        </w:r>
      </w:del>
    </w:p>
    <w:p>
      <w:pPr>
        <w:pStyle w:val="Heading2"/>
      </w:pPr>
      <w:r>
        <w:t xml:space="preserve">§6.6 Administration Fee</w:t>
      </w:r>
    </w:p>
    <w:p>
      <w:pPr>
        <w:rPr>
          <w:ins w:id="10" w:author="K. Okafor (Site 21)" w:date="2026-10-14T15:02:00Z"/>
        </w:rPr>
      </w:pPr>
      <w:ins w:id="11" w:author="K. Okafor (Site 21)" w:date="2026-10-16T13:20:00Z">
        <w:r>
          <w:t xml:space="preserve">Sponsor shall pay Institution a monthly study administration fee of USD 1,750, whether or not any subject is enrolled.</w:t>
        </w:r>
      </w:ins>
    </w:p>
    <w:p>
      <w:pPr>
        <w:pStyle w:val="Heading2"/>
      </w:pPr>
      <w:r>
        <w:t xml:space="preserve">§6.7 Currency</w:t>
      </w:r>
    </w:p>
    <w:p>
      <w:r>
        <w:t xml:space="preserve">All payments shall be made in United States </w:t>
      </w:r>
      <w:del w:id="12" w:author="K. Okafor (Site 21)" w:date="2026-10-16T13:20:00Z">
        <w:r>
          <w:delText xml:space="preserve">Dollars</w:delText>
        </w:r>
      </w:del>
      <w:ins w:id="13" w:author="K. Okafor (Site 21)" w:date="2026-10-16T13:20:00Z">
        <w:r>
          <w:t xml:space="preserve">dollars</w:t>
        </w:r>
      </w:ins>
      <w:r>
        <w:t xml:space="preserve"> by electronic transfer.</w:t>
      </w:r>
    </w:p>
    <w:p>
      <w:pPr>
        <w:pStyle w:val="Heading2"/>
      </w:pPr>
      <w:r>
        <w:t xml:space="preserve">§6.8 Indirect Costs</w:t>
      </w:r>
    </w:p>
    <w:p>
      <w:r>
        <w:t xml:space="preserve">Sponsor shall pay Institution’s indirect costs at </w:t>
      </w:r>
      <w:del w:id="14" w:author="K. Okafor (Site 21)" w:date="2026-10-16T13:20:00Z">
        <w:r>
          <w:delText xml:space="preserve">twenty-five percent (25%)</w:delText>
        </w:r>
      </w:del>
      <w:ins w:id="15" w:author="K. Okafor (Site 21)" w:date="2026-10-16T13:20:00Z">
        <w:r>
          <w:t xml:space="preserve">twenty-eight percent (28%)</w:t>
        </w:r>
      </w:ins>
      <w:r>
        <w:t xml:space="preserve"> of direct costs.</w:t>
      </w:r>
    </w:p>
    <w:p>
      <w:pPr>
        <w:pStyle w:val="Heading2"/>
      </w:pPr>
      <w:r>
        <w:t xml:space="preserve">§6.9 Screen Failures</w:t>
      </w:r>
    </w:p>
    <w:p>
      <w:r>
        <w:t xml:space="preserve">Sponsor shall reimburse screen failures at the screening-visit amount</w:t>
      </w:r>
      <w:del w:id="16" w:author="K. Okafor (Site 21)" w:date="2026-10-16T13:20:00Z">
        <w:r>
          <w:delText xml:space="preserve">, up to one (1) screen failure for every three (3) Study Subjects enrolled</w:delText>
        </w:r>
      </w:del>
      <w:ins w:id="17" w:author="K. Okafor (Site 21)" w:date="2026-10-16T13:20:00Z">
        <w:r>
          <w:t xml:space="preserve">, without limit</w:t>
        </w:r>
      </w:ins>
      <w:r>
        <w:t xml:space="preserve">.</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seven (7)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negligence of Institution.</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Procedures</w:t>
      </w:r>
    </w:p>
    <w:p>
      <w:r>
        <w:t xml:space="preserve">A party seeking indemnification shall notify the indemnifying party promptly of the claim, allow it to control the defense and settlement, and cooperate in the defense at the indemnifying party’s expense. No settlement admitting fault of an indemnified party may be made without that party’s consent.</w:t>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insurance.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Privacy Laws</w:t>
      </w:r>
    </w:p>
    <w:p>
      <w:r>
        <w:t xml:space="preserve">Each party shall comply with the privacy and data-protection laws that apply to it in connection with the Study.</w:t>
      </w:r>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1"/>
      </w:pPr>
      <w:r>
        <w:t xml:space="preserve">Article 12. Publication</w:t>
      </w:r>
    </w:p>
    <w:p>
      <w:pPr>
        <w:pStyle w:val="Heading2"/>
      </w:pPr>
      <w:r>
        <w:t xml:space="preserve">§12.1 Sponsor Review</w:t>
      </w:r>
    </w:p>
    <w:p>
      <w:r>
        <w:t xml:space="preserve">Institution shall provide Sponsor sixty (60) days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r>
        <w:t xml:space="preserve">At Sponsor’s request, Institution shall delay publication up to an additional sixty (60) days to permit patent filings.</w:t>
      </w:r>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p>
    <w:p>
      <w:pPr>
        <w:pStyle w:val="Heading2"/>
      </w:pPr>
      <w:r>
        <w:t xml:space="preserve">§13.2 Study Inventions</w:t>
      </w:r>
    </w:p>
    <w:p>
      <w:r>
        <w:t xml:space="preserve">All inventions arising from the Protocol or Study Drug shall belong to Sponsor.</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w:t>
      </w:r>
      <w:del w:id="18" w:author="K. Okafor (Site 21)" w:date="2026-10-16T13:20:00Z">
        <w:r>
          <w:delText xml:space="preserve">thirty (30)</w:delText>
        </w:r>
      </w:del>
      <w:ins w:id="19" w:author="K. Okafor (Site 21)" w:date="2026-10-16T13:20:00Z">
        <w:r>
          <w:t xml:space="preserve">forty-five (45)</w:t>
        </w:r>
      </w:ins>
      <w:r>
        <w:t xml:space="preserve"> days’ written notice.</w:t>
      </w:r>
    </w:p>
    <w:p>
      <w:pPr>
        <w:pStyle w:val="Heading2"/>
      </w:pPr>
      <w:r>
        <w:t xml:space="preserve">§14.3 Effect of Termination</w:t>
      </w:r>
    </w:p>
    <w:p>
      <w:r>
        <w:t xml:space="preserve">On termination, Institution shall stop enrolling Study Subjects, transition enrolled Study Subjects to appropriate care consistent with their safety, and deliver all Study Data. Sponsor shall pay for work properly performed and non-cancellable obligations incurred before the termination date.</w:t>
      </w:r>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New Jersey, with venue in its state courts.</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Copperline Regional Medical Center, Boise, ID.</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22,000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21 redline</dc:title>
  <dc:creator>Siteline</dc:creator>
  <dcterms:created xsi:type="dcterms:W3CDTF">2026-10-18T01:00:10Z</dcterms:created>
</cp:coreProperties>
</file>