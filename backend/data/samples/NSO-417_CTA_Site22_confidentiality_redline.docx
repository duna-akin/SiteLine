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Clinical Trial Agreement</w:t>
      </w:r>
    </w:p>
    <w:p>
      <w:r>
        <w:t xml:space="preserve">Protocol NSO-417: Phase II study of NSO-417 in relapsed solid tumors</w:t>
      </w:r>
    </w:p>
    <w:p>
      <w:r>
        <w:t xml:space="preserve">Sponsor: Northstar Oncology, Inc., Princeton, New Jersey</w:t>
      </w:r>
    </w:p>
    <w:p>
      <w:r>
        <w:t xml:space="preserve">Institution: Halvorsen Research Hospital, Duluth, MN</w:t>
      </w:r>
    </w:p>
    <w:p>
      <w:r>
        <w:t xml:space="preserve">Site Number: 22</w:t>
      </w:r>
    </w:p>
    <w:p>
      <w:r>
        <w:t xml:space="preserve">Enrollment: Institution will use reasonable efforts to enroll 20 subjects over an enrollment period of 24 months.</w:t>
      </w:r>
    </w:p>
    <w:p>
      <w:r>
        <w:t xml:space="preserve">Per-patient payment: Sponsor will pay Institution USD 15,000 per enrolled subject, as set out in Exhibit B.</w:t>
      </w:r>
    </w:p>
    <w:p>
      <w:r>
        <w:t xml:space="preserve">This Clinical Trial Agreement is entered into by Northstar Oncology, Inc. (“Sponsor”) and Halvorsen Research Hospital, a private, non-profit corporation (“Institution”). This document is fictional and was written for Siteline tests and demos.</w:t>
      </w:r>
    </w:p>
    <w:p>
      <w:pPr>
        <w:pStyle w:val="Heading1"/>
      </w:pPr>
      <w:r>
        <w:t xml:space="preserve">Article 6. Payment</w:t>
      </w:r>
    </w:p>
    <w:p>
      <w:pPr>
        <w:pStyle w:val="Heading2"/>
      </w:pPr>
      <w:r>
        <w:t xml:space="preserve">§6.1 Budget</w:t>
      </w:r>
    </w:p>
    <w:p>
      <w:r>
        <w:t xml:space="preserve">Sponsor shall pay Institution in accordance with the budget attached as Exhibit B.</w:t>
      </w:r>
    </w:p>
    <w:p>
      <w:pPr>
        <w:pStyle w:val="Heading2"/>
      </w:pPr>
      <w:r>
        <w:t xml:space="preserve">§6.2 Invoices</w:t>
      </w:r>
    </w:p>
    <w:p>
      <w:r>
        <w:t xml:space="preserve">Sponsor shall pay each undisputed invoice within </w:t>
      </w:r>
      <w:del w:id="2" w:author="L. Brandt (Site 22)" w:date="2026-10-16T13:20:00Z">
        <w:r>
          <w:delText xml:space="preserve">forty-five (45)</w:delText>
        </w:r>
      </w:del>
      <w:ins w:id="3" w:author="L. Brandt (Site 22)" w:date="2026-10-16T13:20:00Z">
        <w:r>
          <w:t xml:space="preserve">sixty (60)</w:t>
        </w:r>
      </w:ins>
      <w:r>
        <w:t xml:space="preserve"> days of receipt, with quarterly reconciliation.</w:t>
      </w:r>
    </w:p>
    <w:p>
      <w:pPr>
        <w:pStyle w:val="Heading2"/>
      </w:pPr>
      <w:r>
        <w:t xml:space="preserve">§6.3 Start-up Fee</w:t>
      </w:r>
    </w:p>
    <w:p>
      <w:r>
        <w:t xml:space="preserve">Sponsor shall pay a non-refundable start-up fee equal to ten percent (10%) of the study budget.</w:t>
      </w:r>
    </w:p>
    <w:p>
      <w:pPr>
        <w:pStyle w:val="Heading1"/>
      </w:pPr>
      <w:r>
        <w:t xml:space="preserve">Article 8. Confidentiality</w:t>
      </w:r>
    </w:p>
    <w:p>
      <w:pPr>
        <w:pStyle w:val="Heading2"/>
      </w:pPr>
      <w:r>
        <w:t xml:space="preserve">§8.1 Confidential Information</w:t>
      </w:r>
    </w:p>
    <w:p>
      <w:commentRangeStart w:id="0"/>
      <w:r>
        <w:t xml:space="preserve">Institution shall hold Sponsor’s Confidential Information in confidence and use it only to conduct the Study.</w:t>
      </w:r>
      <w:commentRangeEnd w:id="0"/>
      <w:r>
        <w:commentReference w:id="0"/>
      </w:r>
    </w:p>
    <w:p>
      <w:pPr>
        <w:pStyle w:val="Heading2"/>
      </w:pPr>
      <w:r>
        <w:t xml:space="preserve">§8.2 Permitted Disclosures</w:t>
      </w:r>
    </w:p>
    <w:p>
      <w:r>
        <w:t xml:space="preserve">Institution may disclose Confidential Information </w:t>
      </w:r>
      <w:ins w:id="4" w:author="L. Brandt (Site 22)" w:date="2026-10-16T13:20:00Z">
        <w:r>
          <w:t xml:space="preserve">to its affiliates and research collaborators and </w:t>
        </w:r>
      </w:ins>
      <w:r>
        <w:t xml:space="preserve">as required by law.</w:t>
      </w:r>
    </w:p>
    <w:p>
      <w:pPr>
        <w:pStyle w:val="Heading2"/>
      </w:pPr>
      <w:r>
        <w:t xml:space="preserve">§8.4 Term of Confidentiality</w:t>
      </w:r>
    </w:p>
    <w:p>
      <w:r>
        <w:t xml:space="preserve">The obligations in this Section 8 survive for </w:t>
      </w:r>
      <w:del w:id="5" w:author="L. Brandt (Site 22)" w:date="2026-10-16T13:20:00Z">
        <w:r>
          <w:delText xml:space="preserve">seven (7)</w:delText>
        </w:r>
      </w:del>
      <w:ins w:id="6" w:author="L. Brandt (Site 22)" w:date="2026-10-16T13:20:00Z">
        <w:r>
          <w:t xml:space="preserve">two (2)</w:t>
        </w:r>
      </w:ins>
      <w:r>
        <w:t xml:space="preserve"> years after study close.</w:t>
      </w:r>
    </w:p>
    <w:p>
      <w:pPr>
        <w:pStyle w:val="Heading2"/>
      </w:pPr>
      <w:r>
        <w:t xml:space="preserve">§8.5 Trade Secrets</w:t>
      </w:r>
    </w:p>
    <w:p>
      <w:r>
        <w:t xml:space="preserve">Information that is a trade secret remains confidential </w:t>
      </w:r>
      <w:del w:id="7" w:author="L. Brandt (Site 22)" w:date="2026-10-16T13:20:00Z">
        <w:r>
          <w:delText xml:space="preserve">for as long as it remains a trade secret</w:delText>
        </w:r>
      </w:del>
      <w:ins w:id="8" w:author="L. Brandt (Site 22)" w:date="2026-10-16T13:20:00Z">
        <w:r>
          <w:t xml:space="preserve">only for the term stated in Section 8.4</w:t>
        </w:r>
      </w:ins>
      <w:r>
        <w:t xml:space="preserve">.</w:t>
      </w:r>
    </w:p>
    <w:p>
      <w:pPr>
        <w:pStyle w:val="Heading2"/>
      </w:pPr>
      <w:r>
        <w:t xml:space="preserve">§8.6 Third-Party Information</w:t>
      </w:r>
    </w:p>
    <w:p>
      <w:r>
        <w:t xml:space="preserve">Obligations for confidential information of third parties disclosed during the Study survive for </w:t>
      </w:r>
      <w:del w:id="9" w:author="L. Brandt (Site 22)" w:date="2026-10-16T13:20:00Z">
        <w:r>
          <w:delText xml:space="preserve">seven (7)</w:delText>
        </w:r>
      </w:del>
      <w:ins w:id="10" w:author="L. Brandt (Site 22)" w:date="2026-10-16T13:20:00Z">
        <w:r>
          <w:t xml:space="preserve">four (4)</w:t>
        </w:r>
      </w:ins>
      <w:r>
        <w:t xml:space="preserve"> years after study close.</w:t>
      </w:r>
    </w:p>
    <w:p>
      <w:pPr>
        <w:pStyle w:val="Heading1"/>
      </w:pPr>
      <w:r>
        <w:t xml:space="preserve">Article 9. Indemnification</w:t>
      </w:r>
    </w:p>
    <w:p>
      <w:pPr>
        <w:pStyle w:val="Heading2"/>
      </w:pPr>
      <w:r>
        <w:t xml:space="preserve">§9.1 Indemnification by Sponsor</w:t>
      </w:r>
    </w:p>
    <w:p>
      <w:r>
        <w:t xml:space="preserve">Sponsor shall indemnify and hold harmless Institution from claims arising from the Study Drug or the Protocol, except to the extent caused by the negligence of Institution.</w:t>
      </w:r>
    </w:p>
    <w:p>
      <w:pPr>
        <w:pStyle w:val="Heading1"/>
      </w:pPr>
      <w:r>
        <w:t xml:space="preserve">Article 10. Subject Injury</w:t>
      </w:r>
    </w:p>
    <w:p>
      <w:pPr>
        <w:pStyle w:val="Heading2"/>
      </w:pPr>
      <w:r>
        <w:t xml:space="preserve">§10.2 Subject Injury Reimbursement</w:t>
      </w:r>
    </w:p>
    <w:p>
      <w:r>
        <w:t xml:space="preserve">Sponsor shall reimburse reasonable and necessary medical expenses incurred by a Study Subject for the diagnosis and treatment of a Study Injury.</w:t>
      </w:r>
    </w:p>
    <w:p>
      <w:pPr>
        <w:pStyle w:val="Heading2"/>
      </w:pPr>
      <w:r>
        <w:t xml:space="preserve">§10.4 Coordination of Benefits</w:t>
      </w:r>
    </w:p>
    <w:p>
      <w:r>
        <w:t xml:space="preserve">Reimbursement is net of amounts paid by the subject’s insurance.</w:t>
      </w:r>
    </w:p>
    <w:p>
      <w:pPr>
        <w:pStyle w:val="Heading1"/>
      </w:pPr>
      <w:r>
        <w:t xml:space="preserve">Article 11. Data Protection</w:t>
      </w:r>
    </w:p>
    <w:p>
      <w:pPr>
        <w:pStyle w:val="Heading2"/>
      </w:pPr>
      <w:r>
        <w:t xml:space="preserve">§11.1 Coded Data</w:t>
      </w:r>
    </w:p>
    <w:p>
      <w:r>
        <w:t xml:space="preserve">Institution shall provide Study data to Sponsor in coded form only.</w:t>
      </w:r>
    </w:p>
    <w:p>
      <w:pPr>
        <w:pStyle w:val="Heading2"/>
      </w:pPr>
      <w:r>
        <w:t xml:space="preserve">§11.2 HIPAA Authorization</w:t>
      </w:r>
    </w:p>
    <w:p>
      <w:r>
        <w:t xml:space="preserve">Institution shall obtain each subject’s HIPAA authorization before collecting Study data.</w:t>
      </w:r>
    </w:p>
    <w:p>
      <w:pPr>
        <w:pStyle w:val="Heading1"/>
      </w:pPr>
      <w:r>
        <w:t xml:space="preserve">Article 12. Publication</w:t>
      </w:r>
    </w:p>
    <w:p>
      <w:pPr>
        <w:pStyle w:val="Heading2"/>
      </w:pPr>
      <w:r>
        <w:t xml:space="preserve">§12.1 Sponsor Review</w:t>
      </w:r>
    </w:p>
    <w:p>
      <w:r>
        <w:t xml:space="preserve">Institution shall provide Sponsor </w:t>
      </w:r>
      <w:del w:id="11" w:author="L. Brandt (Site 22)" w:date="2026-10-16T13:20:00Z">
        <w:r>
          <w:delText xml:space="preserve">sixty (60) days</w:delText>
        </w:r>
      </w:del>
      <w:ins w:id="12" w:author="L. Brandt (Site 22)" w:date="2026-10-16T13:20:00Z">
        <w:r>
          <w:t xml:space="preserve">seventy (70) days</w:t>
        </w:r>
      </w:ins>
      <w:r>
        <w:t xml:space="preserve"> to review any proposed publication.</w:t>
      </w:r>
    </w:p>
    <w:p>
      <w:pPr>
        <w:pStyle w:val="Heading2"/>
      </w:pPr>
      <w:r>
        <w:t xml:space="preserve">§12.3 Patent Delay</w:t>
      </w:r>
    </w:p>
    <w:p>
      <w:r>
        <w:t xml:space="preserve">At Sponsor’s request, Institution shall delay publication up to an additional sixty (60) days to permit patent filings.</w:t>
      </w:r>
    </w:p>
    <w:p>
      <w:pPr>
        <w:pStyle w:val="Heading1"/>
      </w:pPr>
      <w:r>
        <w:t xml:space="preserve">Article 13. Intellectual Property</w:t>
      </w:r>
    </w:p>
    <w:p>
      <w:pPr>
        <w:pStyle w:val="Heading2"/>
      </w:pPr>
      <w:r>
        <w:t xml:space="preserve">§13.1 Background IP</w:t>
      </w:r>
    </w:p>
    <w:p>
      <w:r>
        <w:t xml:space="preserve">Each party retains ownership of its background intellectual property.</w:t>
      </w:r>
    </w:p>
    <w:p>
      <w:pPr>
        <w:pStyle w:val="Heading2"/>
      </w:pPr>
      <w:r>
        <w:t xml:space="preserve">§13.2 Study Inventions</w:t>
      </w:r>
    </w:p>
    <w:p>
      <w:r>
        <w:t xml:space="preserve">All inventions arising from the Protocol or Study Drug shall belong to Sponsor.</w:t>
      </w:r>
    </w:p>
    <w:p>
      <w:pPr>
        <w:pStyle w:val="Heading1"/>
      </w:pPr>
      <w:r>
        <w:t xml:space="preserve">Article 14. Term and Termination</w:t>
      </w:r>
    </w:p>
    <w:p>
      <w:pPr>
        <w:pStyle w:val="Heading2"/>
      </w:pPr>
      <w:r>
        <w:t xml:space="preserve">§14.1 Termination by Sponsor</w:t>
      </w:r>
    </w:p>
    <w:p>
      <w:r>
        <w:t xml:space="preserve">Sponsor may terminate this Agreement on thirty (30) days’ written notice and shall pay for work completed.</w:t>
      </w:r>
    </w:p>
    <w:p>
      <w:pPr>
        <w:pStyle w:val="Heading2"/>
      </w:pPr>
      <w:r>
        <w:t xml:space="preserve">§14.2 Termination by Institution</w:t>
      </w:r>
    </w:p>
    <w:p>
      <w:r>
        <w:t xml:space="preserve">Institution may terminate this Agreement on thirty (30) days’ written notice.</w:t>
      </w:r>
    </w:p>
    <w:p>
      <w:pPr>
        <w:pStyle w:val="Heading1"/>
      </w:pPr>
      <w:r>
        <w:t xml:space="preserve">Article 17. General</w:t>
      </w:r>
    </w:p>
    <w:p>
      <w:pPr>
        <w:pStyle w:val="Heading2"/>
      </w:pPr>
      <w:r>
        <w:t xml:space="preserve">§17.1 Governing Law and Venue</w:t>
      </w:r>
    </w:p>
    <w:p>
      <w:r>
        <w:t xml:space="preserve">This Agreement is governed by the laws of the State of New Jersey, with venue in its state courts.</w:t>
      </w:r>
    </w:p>
    <w:p>
      <w:pPr>
        <w:pStyle w:val="Heading2"/>
      </w:pPr>
      <w:r>
        <w:t xml:space="preserve">§17.4 Entire Agreement</w:t>
      </w:r>
    </w:p>
    <w:p>
      <w:r>
        <w:t xml:space="preserve">This Agreement and its exhibits are the entire agreement of the parties regarding the Study.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L. Brandt (Site 22)" w:date="2026-10-14T15:02:00Z" w:initials="LBS">
    <w:p>
      <w:pPr>
        <w:pStyle w:val="CommentText"/>
      </w:pPr>
      <w:r>
        <w:t xml:space="preserve">Does this cover oral disclosures at the site initiation visit? Our IRB would prefer that it does not.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  <w:style w:type="paragraph" w:styleId="CommentText">
    <w:name w:val="annotation text"/>
    <w:basedOn w:val="Normal"/>
    <w:rPr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Relationship Id="rId3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NSO-417 CTA, Site 22 redline</dc:title>
  <dc:creator>Siteline</dc:creator>
  <dcterms:created xsi:type="dcterms:W3CDTF">2026-10-17T19:36:29Z</dcterms:created>
</cp:coreProperties>
</file>