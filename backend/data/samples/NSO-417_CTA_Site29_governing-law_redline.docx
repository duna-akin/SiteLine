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Cardinal Plains State University Medical Center, Lincoln, NE</w:t>
      </w:r>
    </w:p>
    <w:p>
      <w:r>
        <w:t xml:space="preserve">Site Number: 29</w:t>
      </w:r>
    </w:p>
    <w:p>
      <w:r>
        <w:t xml:space="preserve">Enrollment: Institution will use reasonable efforts to enroll 40 subjects over an enrollment period of 24 months.</w:t>
      </w:r>
    </w:p>
    <w:p>
      <w:r>
        <w:t xml:space="preserve">Per-patient payment: Sponsor will pay Institution USD 12,000 per enrolled subject, as set out in Exhibit B.</w:t>
      </w:r>
    </w:p>
    <w:p>
      <w:r>
        <w:t xml:space="preserve">This Clinical Trial Agreement is entered into by Northstar Oncology, Inc. (“Sponsor”) and Cardinal Plains State University Medical Center, a public institution of the State of Nebraska (“Institution”). This document is fictional and was written for Siteline tests and demos.</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forty-five (45)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ten percent (10%)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IRB fees and other pass-through costs listed in Exhibit B at cost, against receipts.</w:t>
      </w:r>
    </w:p>
    <w:p>
      <w:pPr>
        <w:pStyle w:val="Heading2"/>
      </w:pPr>
      <w:r>
        <w:t xml:space="preserve">§6.5 Final Payment</w:t>
      </w:r>
    </w:p>
    <w:p>
      <w:r>
        <w:t xml:space="preserve">Sponsor shall make the final payment after all Study Data have been received, all queries resolved and all Study Drug reconciled.</w:t>
      </w:r>
    </w:p>
    <w:p>
      <w:pPr>
        <w:pStyle w:val="Heading2"/>
      </w:pPr>
      <w:r>
        <w:t xml:space="preserve">§6.6 Payee and Taxes</w:t>
      </w:r>
    </w:p>
    <w:p>
      <w:r>
        <w:t xml:space="preserve">All payments shall be made to Institution at the address in Exhibit B. Each party is responsible for its own taxes.</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seven (7)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 except to the extent caused by the negligence </w:t>
      </w:r>
      <w:ins w:id="2" w:author="Office of General Counsel (Site 29)" w:date="2026-10-16T13:20:00Z">
        <w:r>
          <w:t xml:space="preserve">or willful misconduct </w:t>
        </w:r>
      </w:ins>
      <w:r>
        <w:t xml:space="preserve">of Institution.</w:t>
      </w:r>
    </w:p>
    <w:p>
      <w:pPr>
        <w:pStyle w:val="Heading2"/>
      </w:pPr>
      <w:r>
        <w:t xml:space="preserve">§9.2 Indemnified Persons</w:t>
      </w:r>
    </w:p>
    <w:p>
      <w:r>
        <w:t xml:space="preserve">Sponsor’s obligations under Section 9.1 extend to Institution’s trustees, officers, employees, the Principal Investigator and Study staff, and the IRB.</w:t>
      </w:r>
    </w:p>
    <w:p>
      <w:pPr>
        <w:pStyle w:val="Heading2"/>
      </w:pPr>
      <w:r>
        <w:t xml:space="preserve">§9.3 Indemnification Procedures</w:t>
      </w:r>
    </w:p>
    <w:p>
      <w:r>
        <w:t xml:space="preserve">A party seeking indemnification shall notify the indemnifying party promptly of the claim, allow it to control the defense and settlement, and cooperate in the defense at the indemnifying party’s expense. No settlement admitting fault of an indemnified party may be made without that party’s consent.</w:t>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r>
        <w:t xml:space="preserve">Reimbursement is net of amounts paid by the subject’s insurance.</w:t>
      </w:r>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Privacy Laws</w:t>
      </w:r>
    </w:p>
    <w:p>
      <w:r>
        <w:t xml:space="preserve">Each party shall comply with the privacy and data-protection laws that apply to it in connection with the Study.</w:t>
      </w:r>
    </w:p>
    <w:p>
      <w:pPr>
        <w:pStyle w:val="Heading2"/>
      </w:pPr>
      <w:r>
        <w:t xml:space="preserve">§11.4 Use of Study Data</w:t>
      </w:r>
    </w:p>
    <w:p>
      <w:r>
        <w:t xml:space="preserve">Sponsor may use Study Data for the Study, for regulatory submissions and for the further development of the Study Drug, consistent with the informed consent and authorization signed by each Study Subject.</w:t>
      </w:r>
    </w:p>
    <w:p>
      <w:pPr>
        <w:pStyle w:val="Heading1"/>
      </w:pPr>
      <w:r>
        <w:t xml:space="preserve">Article 12. Publication</w:t>
      </w:r>
    </w:p>
    <w:p>
      <w:pPr>
        <w:pStyle w:val="Heading2"/>
      </w:pPr>
      <w:r>
        <w:t xml:space="preserve">§12.1 Sponsor Review</w:t>
      </w:r>
    </w:p>
    <w:p>
      <w:r>
        <w:t xml:space="preserve">Institution shall provide Sponsor sixty (60) days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Multi-site Publication</w:t>
      </w:r>
    </w:p>
    <w:p>
      <w:r>
        <w:t xml:space="preserve">Institution shall not publish results from its site before the first multi-site publication of the Study, or eighteen (18) months after the Study ends at all sites, whichever is earlier.</w:t>
      </w:r>
    </w:p>
    <w:p>
      <w:pPr>
        <w:pStyle w:val="Heading2"/>
      </w:pPr>
      <w:r>
        <w:t xml:space="preserve">§12.3 Patent Delay</w:t>
      </w:r>
    </w:p>
    <w:p>
      <w:r>
        <w:t xml:space="preserve">At Sponsor’s request, Institution shall delay publication up to an additional sixty (60) days to permit patent filings.</w:t>
      </w:r>
    </w:p>
    <w:p>
      <w:pPr>
        <w:pStyle w:val="Heading2"/>
      </w:pPr>
      <w:r>
        <w:t xml:space="preserve">§12.4 Registration and Results</w:t>
      </w:r>
    </w:p>
    <w:p>
      <w:r>
        <w:t xml:space="preserve">Sponsor shall register the Study and post its results in public registries as required by Applicable Law.</w:t>
      </w:r>
    </w:p>
    <w:p>
      <w:pPr>
        <w:pStyle w:val="Heading1"/>
      </w:pPr>
      <w:r>
        <w:t xml:space="preserve">Article 13. Intellectual Property</w:t>
      </w:r>
    </w:p>
    <w:p>
      <w:pPr>
        <w:pStyle w:val="Heading2"/>
      </w:pPr>
      <w:r>
        <w:t xml:space="preserve">§13.1 Background IP</w:t>
      </w:r>
    </w:p>
    <w:p>
      <w:r>
        <w:t xml:space="preserve">Each party retains ownership of its background intellectual property.</w:t>
      </w:r>
    </w:p>
    <w:p>
      <w:pPr>
        <w:pStyle w:val="Heading2"/>
      </w:pPr>
      <w:r>
        <w:t xml:space="preserve">§13.2 Study Inventions</w:t>
      </w:r>
    </w:p>
    <w:p>
      <w:r>
        <w:t xml:space="preserve">All inventions arising from the Protocol or Study Drug shall belong to Sponsor.</w:t>
      </w:r>
    </w:p>
    <w:p>
      <w:r>
        <w:t xml:space="preserve">Institution shall promptly disclose any such invention to Sponsor and, at Sponsor’s expense, provide the assistance Sponsor reasonably needs to protect it.</w:t>
      </w:r>
    </w:p>
    <w:p>
      <w:pPr>
        <w:pStyle w:val="Heading2"/>
      </w:pPr>
      <w:r>
        <w:t xml:space="preserve">§13.3 No Implied License</w:t>
      </w:r>
    </w:p>
    <w:p>
      <w:r>
        <w:t xml:space="preserve">Except as expressly stated in this Agreement, no license under any patent or other intellectual property is granted by either party.</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w:t>
      </w:r>
      <w:del w:id="3" w:author="Office of General Counsel (Site 29)" w:date="2026-10-16T13:20:00Z">
        <w:r>
          <w:delText xml:space="preserve">thirty (30)</w:delText>
        </w:r>
      </w:del>
      <w:ins w:id="4" w:author="Office of General Counsel (Site 29)" w:date="2026-10-16T13:20:00Z">
        <w:r>
          <w:t xml:space="preserve">fifty (50)</w:t>
        </w:r>
      </w:ins>
      <w:r>
        <w:t xml:space="preserve"> days’ written notice.</w:t>
      </w:r>
    </w:p>
    <w:p>
      <w:pPr>
        <w:pStyle w:val="Heading2"/>
      </w:pPr>
      <w:r>
        <w:t xml:space="preserve">§14.3 Termination for Convenience</w:t>
      </w:r>
    </w:p>
    <w:p>
      <w:pPr>
        <w:rPr>
          <w:ins w:id="5" w:author="Office of General Counsel (Site 29)" w:date="2026-10-14T15:02:00Z"/>
        </w:rPr>
      </w:pPr>
      <w:ins w:id="6" w:author="Office of General Counsel (Site 29)" w:date="2026-10-16T13:20:00Z">
        <w:r>
          <w:t xml:space="preserve">Institution may terminate this Agreement for convenience on written notice, and Sponsor shall then pay for work properly performed and non-cancellable obligations incurred before the termination date.</w:t>
        </w:r>
      </w:ins>
    </w:p>
    <w:p>
      <w:pPr>
        <w:pStyle w:val="Heading2"/>
      </w:pPr>
      <w:r>
        <w:t xml:space="preserve">§14.4 Survival</w:t>
      </w:r>
    </w:p>
    <w:p>
      <w:r>
        <w:t xml:space="preserve">Articles 7 through 13, Section 14.3 and Article 17 survive the expiration or termination of this Agreement.</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State of </w:t>
      </w:r>
      <w:del w:id="7" w:author="Office of General Counsel (Site 29)" w:date="2026-10-16T13:20:00Z">
        <w:r>
          <w:delText xml:space="preserve">New Jersey, with venue in its state courts</w:delText>
        </w:r>
      </w:del>
      <w:ins w:id="8" w:author="Office of General Counsel (Site 29)" w:date="2026-10-16T13:20:00Z">
        <w:r>
          <w:t xml:space="preserve">Nebraska, with exclusive venue in the district courts of Lancaster County</w:t>
        </w:r>
      </w:ins>
      <w:r>
        <w:t xml:space="preserve">.</w:t>
      </w:r>
    </w:p>
    <w:p>
      <w:pPr>
        <w:pStyle w:val="Heading2"/>
      </w:pPr>
      <w:r>
        <w:t xml:space="preserve">§17.2 Sovereign Immunity</w:t>
      </w:r>
    </w:p>
    <w:p>
      <w:pPr>
        <w:rPr>
          <w:ins w:id="9" w:author="Office of General Counsel (Site 29)" w:date="2026-10-14T15:02:00Z"/>
        </w:rPr>
      </w:pPr>
      <w:ins w:id="10" w:author="Office of General Counsel (Site 29)" w:date="2026-10-16T13:20:00Z">
        <w:r>
          <w:t xml:space="preserve">Nothing in this Agreement waives Institution’s sovereign immunity, and Sponsor shall accept Institution’s statutory limits on liability as a condition of this Agreement.</w:t>
        </w:r>
      </w:ins>
    </w:p>
    <w:p>
      <w:pPr>
        <w:pStyle w:val="Heading2"/>
      </w:pPr>
      <w:r>
        <w:t xml:space="preserve">§17.3 Dispute Resolution</w:t>
      </w:r>
    </w:p>
    <w:p>
      <w:pPr>
        <w:rPr>
          <w:ins w:id="11" w:author="Office of General Counsel (Site 29)" w:date="2026-10-14T15:02:00Z"/>
        </w:rPr>
      </w:pPr>
      <w:ins w:id="12" w:author="Office of General Counsel (Site 29)" w:date="2026-10-16T13:20:00Z">
        <w:r>
          <w:t xml:space="preserve">Any dispute under this Agreement shall be resolved by binding arbitration seated in Geneva, Switzerland.</w:t>
        </w:r>
      </w:ins>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Public Records</w:t>
      </w:r>
    </w:p>
    <w:p>
      <w:pPr>
        <w:rPr>
          <w:ins w:id="13" w:author="Office of General Counsel (Site 29)" w:date="2026-10-14T15:02:00Z"/>
        </w:rPr>
      </w:pPr>
      <w:ins w:id="14" w:author="Office of General Counsel (Site 29)" w:date="2026-10-16T13:20:00Z">
        <w:r>
          <w:t xml:space="preserve">Sponsor acknowledges that this Agreement and its budget are public records that Institution may disclose under Nebraska law after giving Sponsor written notice.</w:t>
        </w:r>
      </w:ins>
    </w:p>
    <w:p>
      <w:pPr>
        <w:pStyle w:val="Heading2"/>
      </w:pPr>
      <w:r>
        <w:t xml:space="preserve">§17.6 Headings</w:t>
      </w:r>
    </w:p>
    <w:p>
      <w:r>
        <w:t xml:space="preserve">Section headings are for convenience </w:t>
      </w:r>
      <w:del w:id="15" w:author="Office of General Counsel (Site 29)" w:date="2026-10-16T13:20:00Z">
        <w:r>
          <w:delText xml:space="preserve">only,</w:delText>
        </w:r>
      </w:del>
      <w:ins w:id="16" w:author="Office of General Counsel (Site 29)" w:date="2026-10-16T13:20:00Z">
        <w:r>
          <w:t xml:space="preserve">only</w:t>
        </w:r>
      </w:ins>
      <w:r>
        <w:t xml:space="preserve"> and do not affect interpretation.</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Cardinal Plains State University Medical Center, Lincoln, NE.</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12,000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CTA, Site 29 redline</dc:title>
  <dc:creator>Siteline</dc:creator>
  <dcterms:created xsi:type="dcterms:W3CDTF">2026-10-18T01:00:10Z</dcterms:created>
</cp:coreProperties>
</file>