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Ashgrove Biomedical Institute, Worcester, MA</w:t>
      </w:r>
    </w:p>
    <w:p>
      <w:r>
        <w:t xml:space="preserve">Site Number: 26</w:t>
      </w:r>
    </w:p>
    <w:p>
      <w:r>
        <w:t xml:space="preserve">Enrollment: Institution will use reasonable efforts to enroll 12 subjects over an enrollment period of 18 months.</w:t>
      </w:r>
    </w:p>
    <w:p>
      <w:r>
        <w:t xml:space="preserve">Per-patient payment: Sponsor will pay Institution USD 19,000 per enrolled subject, as set out in Exhibit B.</w:t>
      </w:r>
    </w:p>
    <w:p>
      <w:r>
        <w:t xml:space="preserve">This Clinical Trial Agreement is entered into by Northstar Oncology, Inc. (“Sponsor”) and Ashgrove Biomedical Institute, a private, non-profit corporation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w:t>
      </w:r>
      <w:del w:id="2" w:author="Tech Transfer (Site 26)" w:date="2026-10-16T13:20:00Z">
        <w:r>
          <w:delText xml:space="preserve">ten percent (10%)</w:delText>
        </w:r>
      </w:del>
      <w:ins w:id="3" w:author="Tech Transfer (Site 26)" w:date="2026-10-16T13:20:00Z">
        <w:r>
          <w:t xml:space="preserve">twelve percent (12%)</w:t>
        </w:r>
      </w:ins>
      <w:r>
        <w:t xml:space="preserve">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w:t>
      </w:r>
      <w:del w:id="4" w:author="Tech Transfer (Site 26)" w:date="2026-10-16T13:20:00Z">
        <w:r>
          <w:delText xml:space="preserve">seven (7)</w:delText>
        </w:r>
      </w:del>
      <w:ins w:id="5" w:author="Tech Transfer (Site 26)" w:date="2026-10-16T13:20:00Z">
        <w:r>
          <w:t xml:space="preserve">ten (10)</w:t>
        </w:r>
      </w:ins>
      <w:r>
        <w:t xml:space="preserve">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ins w:id="6" w:author="Tech Transfer (Site 26)" w:date="2026-10-16T13:20:00Z">
        <w:r>
          <w:t xml:space="preserve">, including software and know-how developed before the Effective Date</w:t>
        </w:r>
      </w:ins>
      <w:r>
        <w:t xml:space="preserve">.</w:t>
      </w:r>
    </w:p>
    <w:p>
      <w:pPr>
        <w:pStyle w:val="Heading2"/>
      </w:pPr>
      <w:r>
        <w:t xml:space="preserve">§13.2 Study Inventions</w:t>
      </w:r>
    </w:p>
    <w:p>
      <w:r>
        <w:t xml:space="preserve">All inventions arising from the Protocol or Study Drug shall </w:t>
      </w:r>
      <w:del w:id="7" w:author="Tech Transfer (Site 26)" w:date="2026-10-16T13:20:00Z">
        <w:r>
          <w:delText xml:space="preserve">belong to Sponsor</w:delText>
        </w:r>
      </w:del>
      <w:ins w:id="8" w:author="Tech Transfer (Site 26)" w:date="2026-10-16T13:20:00Z">
        <w:r>
          <w:t xml:space="preserve">belong to Institution where conceived solely by Institution personnel</w:t>
        </w:r>
      </w:ins>
      <w:r>
        <w:t xml:space="preserve">.</w:t>
      </w:r>
    </w:p>
    <w:p>
      <w:r>
        <w:t xml:space="preserve">Institution shall promptly disclose any such invention to Sponsor and, at Sponsor’s expense, provide the assistance Sponsor reasonably needs to protect it.</w:t>
      </w:r>
    </w:p>
    <w:p>
      <w:pPr>
        <w:pStyle w:val="Heading2"/>
      </w:pPr>
      <w:r>
        <w:t xml:space="preserve">§13.3 Research License</w:t>
      </w:r>
    </w:p>
    <w:p>
      <w:pPr>
        <w:rPr>
          <w:ins w:id="9" w:author="Tech Transfer (Site 26)" w:date="2026-10-14T15:02:00Z"/>
        </w:rPr>
      </w:pPr>
      <w:ins w:id="10" w:author="Tech Transfer (Site 26)" w:date="2026-10-16T13:20:00Z">
        <w:r>
          <w:t xml:space="preserve">Institution retains a non-exclusive, royalty-free license to use Study Inventions for internal, non-commercial research.</w:t>
        </w:r>
      </w:ins>
    </w:p>
    <w:p>
      <w:pPr>
        <w:pStyle w:val="Heading2"/>
      </w:pPr>
      <w:r>
        <w:t xml:space="preserve">§13.4 Joint Inventions</w:t>
      </w:r>
    </w:p>
    <w:p>
      <w:r>
        <w:t xml:space="preserve">Inventions conceived jointly by Sponsor and Institution personnel shall </w:t>
      </w:r>
      <w:del w:id="11" w:author="Tech Transfer (Site 26)" w:date="2026-10-16T13:20:00Z">
        <w:r>
          <w:delText xml:space="preserve">be assigned to Sponsor</w:delText>
        </w:r>
      </w:del>
      <w:ins w:id="12" w:author="Tech Transfer (Site 26)" w:date="2026-10-16T13:20:00Z">
        <w:r>
          <w:t xml:space="preserve">be jointly owned by Sponsor and Institution</w:t>
        </w:r>
      </w:ins>
      <w:r>
        <w:t xml:space="preserve">.</w:t>
      </w:r>
    </w:p>
    <w:p>
      <w:pPr>
        <w:pStyle w:val="Heading2"/>
      </w:pPr>
      <w:r>
        <w:t xml:space="preserve">§13.5 Patent Filings</w:t>
      </w:r>
    </w:p>
    <w:p>
      <w:r>
        <w:t xml:space="preserve">Sponsor shall control and pay for patent filings on Study Inventions.</w:t>
      </w:r>
      <w:ins w:id="13" w:author="Tech Transfer (Site 26)" w:date="2026-10-16T13:20:00Z">
        <w:r>
          <w:t xml:space="preserve"> If Sponsor declines to file within ninety (90) days, Institution may file in its own name.</w:t>
        </w:r>
      </w:ins>
    </w:p>
    <w:p>
      <w:pPr>
        <w:pStyle w:val="Heading2"/>
      </w:pPr>
      <w:r>
        <w:t xml:space="preserve">§13.6 Invention Disclosure</w:t>
      </w:r>
    </w:p>
    <w:p>
      <w:r>
        <w:t xml:space="preserve">Sponsor shall </w:t>
      </w:r>
      <w:del w:id="14" w:author="Tech Transfer (Site 26)" w:date="2026-10-16T13:20:00Z">
        <w:r>
          <w:delText xml:space="preserve">recieve</w:delText>
        </w:r>
      </w:del>
      <w:ins w:id="15" w:author="Tech Transfer (Site 26)" w:date="2026-10-16T13:20:00Z">
        <w:r>
          <w:t xml:space="preserve">receive</w:t>
        </w:r>
      </w:ins>
      <w:r>
        <w:t xml:space="preserve"> prompt written disclosure of each Study Invention.</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thirty (30)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New Jersey, with venue in its state courts.</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Ashgrove Biomedical Institute, Worcester, MA.</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19,000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26 redline</dc:title>
  <dc:creator>Siteline</dc:creator>
  <dcterms:created xsi:type="dcterms:W3CDTF">2026-10-18T00:08:51Z</dcterms:created>
</cp:coreProperties>
</file>