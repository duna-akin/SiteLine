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Marrowgate Health System, Albany, NY</w:t>
      </w:r>
    </w:p>
    <w:p>
      <w:r>
        <w:t xml:space="preserve">Site Number: 23</w:t>
      </w:r>
    </w:p>
    <w:p>
      <w:r>
        <w:t xml:space="preserve">Enrollment: Institution will use reasonable efforts to enroll 30 subjects over an enrollment period of 24 months.</w:t>
      </w:r>
    </w:p>
    <w:p>
      <w:r>
        <w:t xml:space="preserve">Per-patient payment: Sponsor will pay Institution USD 12,000 per enrolled subject, as set out in Exhibit B.</w:t>
      </w:r>
    </w:p>
    <w:p>
      <w:r>
        <w:t xml:space="preserve">This Clinical Trial Agreement is entered into by Northstar Oncology, Inc. (“Sponsor”) and Marrowgate Health System, a private, non-profit corporation (“Institution”). This document is fictional and was written for Siteline tests and demos.</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forty-five (45)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ten percent (10%)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IRB fees and other pass-through costs listed in Exhibit B at cost, against receipts.</w:t>
      </w:r>
    </w:p>
    <w:p>
      <w:pPr>
        <w:pStyle w:val="Heading2"/>
      </w:pPr>
      <w:r>
        <w:t xml:space="preserve">§6.5 Final Payment</w:t>
      </w:r>
    </w:p>
    <w:p>
      <w:r>
        <w:t xml:space="preserve">Sponsor shall make the final payment after all Study Data have been received, all queries resolved and all Study Drug reconciled.</w:t>
      </w:r>
    </w:p>
    <w:p>
      <w:pPr>
        <w:pStyle w:val="Heading2"/>
      </w:pPr>
      <w:r>
        <w:t xml:space="preserve">§6.6 Payee and Taxes</w:t>
      </w:r>
    </w:p>
    <w:p>
      <w:r>
        <w:t xml:space="preserve">All payments shall be made to Institution at the address in Exhibit B. Each party is responsible for its own taxes.</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seven (7)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w:t>
      </w:r>
      <w:del w:id="2" w:author="P. Delacroix (Site 23)" w:date="2026-10-16T13:20:00Z">
        <w:r>
          <w:delText xml:space="preserve">, except to the extent caused by the negligence of Institution</w:delText>
        </w:r>
      </w:del>
      <w:r>
        <w:t xml:space="preserve">.</w:t>
      </w:r>
    </w:p>
    <w:p>
      <w:pPr>
        <w:pStyle w:val="Heading2"/>
      </w:pPr>
      <w:r>
        <w:t xml:space="preserve">§9.2 Indemnified Persons</w:t>
      </w:r>
    </w:p>
    <w:p>
      <w:r>
        <w:t xml:space="preserve">Sponsor’s obligations in Section 9.1 extend to Institution’s investigators and staff, except to the extent caused by their </w:t>
      </w:r>
      <w:del w:id="3" w:author="P. Delacroix (Site 23)" w:date="2026-10-16T13:20:00Z">
        <w:r>
          <w:delText xml:space="preserve">negligence</w:delText>
        </w:r>
      </w:del>
      <w:ins w:id="4" w:author="P. Delacroix (Site 23)" w:date="2026-10-16T13:20:00Z">
        <w:r>
          <w:t xml:space="preserve">gross negligence or willful misconduct, as finally adjudicated</w:t>
        </w:r>
      </w:ins>
      <w:r>
        <w:t xml:space="preserve">.</w:t>
      </w:r>
    </w:p>
    <w:p>
      <w:pPr>
        <w:pStyle w:val="Heading2"/>
      </w:pPr>
      <w:r>
        <w:t xml:space="preserve">§9.3 Indemnification by Institution</w:t>
      </w:r>
    </w:p>
    <w:p>
      <w:pPr>
        <w:rPr>
          <w:ins w:id="5" w:author="P. Delacroix (Site 23)" w:date="2026-10-14T15:02:00Z"/>
        </w:rPr>
      </w:pPr>
      <w:commentRangeStart w:id="0"/>
      <w:ins w:id="6" w:author="P. Delacroix (Site 23)" w:date="2026-10-16T13:20:00Z">
        <w:r>
          <w:t xml:space="preserve">Institution shall indemnify Sponsor to the same extent that Sponsor indemnifies Institution, so that the obligations in this Section 9 are mutual.</w:t>
        </w:r>
      </w:ins>
      <w:commentRangeEnd w:id="0"/>
      <w:r>
        <w:commentReference w:id="0"/>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2"/>
      </w:pPr>
      <w:r>
        <w:t xml:space="preserve">§9.5 Comparator Products</w:t>
      </w:r>
    </w:p>
    <w:p>
      <w:r>
        <w:t xml:space="preserve">For claims arising from a comparator product supplied by Sponsor, Sponsor’s indemnity applies except to the extent caused by the </w:t>
      </w:r>
      <w:del w:id="7" w:author="P. Delacroix (Site 23)" w:date="2026-10-16T13:20:00Z">
        <w:r>
          <w:delText xml:space="preserve">negligence</w:delText>
        </w:r>
      </w:del>
      <w:ins w:id="8" w:author="P. Delacroix (Site 23)" w:date="2026-10-16T13:20:00Z">
        <w:r>
          <w:t xml:space="preserve">gross negligence or willful misconduct</w:t>
        </w:r>
      </w:ins>
      <w:r>
        <w:t xml:space="preserve"> of Institution.</w:t>
      </w:r>
    </w:p>
    <w:p>
      <w:pPr>
        <w:pStyle w:val="Heading2"/>
      </w:pPr>
      <w:r>
        <w:t xml:space="preserve">§9.6 Notice of Claims</w:t>
      </w:r>
    </w:p>
    <w:p>
      <w:r>
        <w:t xml:space="preserve">Institution shall notify Sponsor in writing of any claim within </w:t>
      </w:r>
      <w:del w:id="9" w:author="P. Delacroix (Site 23)" w:date="2026-10-16T13:20:00Z">
        <w:r>
          <w:delText xml:space="preserve">ten (10)</w:delText>
        </w:r>
      </w:del>
      <w:ins w:id="10" w:author="P. Delacroix (Site 23)" w:date="2026-10-16T13:20:00Z">
        <w:r>
          <w:t xml:space="preserve">thirty (30)</w:t>
        </w:r>
      </w:ins>
      <w:r>
        <w:t xml:space="preserve"> days after receiving notice of it.</w:t>
      </w:r>
    </w:p>
    <w:p>
      <w:pPr>
        <w:pStyle w:val="Heading2"/>
      </w:pPr>
      <w:r>
        <w:t xml:space="preserve">§9.7 Insurance</w:t>
      </w:r>
    </w:p>
    <w:p>
      <w:pPr>
        <w:rPr>
          <w:ins w:id="11" w:author="P. Delacroix (Site 23)" w:date="2026-10-14T15:02:00Z"/>
        </w:rPr>
      </w:pPr>
      <w:ins w:id="12" w:author="P. Delacroix (Site 23)" w:date="2026-10-16T13:20:00Z">
        <w:r>
          <w:t xml:space="preserve">Sponsor shall name Institution as an additional insured on its clinical trial liability policy and provide a certificate of insurance on request.</w:t>
        </w:r>
      </w:ins>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r>
        <w:t xml:space="preserve">Reimbursement is net of amounts paid by the subject’s </w:t>
      </w:r>
      <w:del w:id="13" w:author="P. Delacroix (Site 23)" w:date="2026-10-16T13:20:00Z">
        <w:r>
          <w:delText xml:space="preserve">insurance</w:delText>
        </w:r>
      </w:del>
      <w:ins w:id="14" w:author="P. Delacroix (Site 23)" w:date="2026-10-16T13:20:00Z">
        <w:r>
          <w:t xml:space="preserve">health insurance or other third-party payer</w:t>
        </w:r>
      </w:ins>
      <w:r>
        <w:t xml:space="preserve">.</w:t>
      </w:r>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Privacy Laws</w:t>
      </w:r>
    </w:p>
    <w:p>
      <w:r>
        <w:t xml:space="preserve">Each party shall comply with the privacy and data-protection laws that apply to it in connection with the Study.</w:t>
      </w:r>
    </w:p>
    <w:p>
      <w:pPr>
        <w:pStyle w:val="Heading2"/>
      </w:pPr>
      <w:r>
        <w:t xml:space="preserve">§11.4 Use of Study Data</w:t>
      </w:r>
    </w:p>
    <w:p>
      <w:r>
        <w:t xml:space="preserve">Sponsor may use Study Data for the Study, for regulatory submissions and for the further development of the Study Drug, consistent with the informed consent and authorization signed by each Study Subject.</w:t>
      </w:r>
    </w:p>
    <w:p>
      <w:pPr>
        <w:pStyle w:val="Heading1"/>
      </w:pPr>
      <w:r>
        <w:t xml:space="preserve">Article 12. Publication</w:t>
      </w:r>
    </w:p>
    <w:p>
      <w:pPr>
        <w:pStyle w:val="Heading2"/>
      </w:pPr>
      <w:r>
        <w:t xml:space="preserve">§12.1 Sponsor Review</w:t>
      </w:r>
    </w:p>
    <w:p>
      <w:r>
        <w:t xml:space="preserve">Institution shall provide Sponsor sixty (60) days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Multi-site Publication</w:t>
      </w:r>
    </w:p>
    <w:p>
      <w:r>
        <w:t xml:space="preserve">Institution shall not publish results from its site before the first multi-site publication of the Study, or eighteen (18) months after the Study ends at all sites, whichever is earlier.</w:t>
      </w:r>
    </w:p>
    <w:p>
      <w:pPr>
        <w:pStyle w:val="Heading2"/>
      </w:pPr>
      <w:r>
        <w:t xml:space="preserve">§12.3 Patent Delay</w:t>
      </w:r>
    </w:p>
    <w:p>
      <w:r>
        <w:t xml:space="preserve">At Sponsor’s request, Institution shall delay publication up to an additional sixty (60) days to permit patent filings.</w:t>
      </w:r>
    </w:p>
    <w:p>
      <w:pPr>
        <w:pStyle w:val="Heading2"/>
      </w:pPr>
      <w:r>
        <w:t xml:space="preserve">§12.4 Registration and Results</w:t>
      </w:r>
    </w:p>
    <w:p>
      <w:r>
        <w:t xml:space="preserve">Sponsor shall register the Study and post its results in public registries as required by Applicable Law.</w:t>
      </w:r>
    </w:p>
    <w:p>
      <w:pPr>
        <w:pStyle w:val="Heading1"/>
      </w:pPr>
      <w:r>
        <w:t xml:space="preserve">Article 13. Intellectual Property</w:t>
      </w:r>
    </w:p>
    <w:p>
      <w:pPr>
        <w:pStyle w:val="Heading2"/>
      </w:pPr>
      <w:r>
        <w:t xml:space="preserve">§13.1 Background IP</w:t>
      </w:r>
    </w:p>
    <w:p>
      <w:r>
        <w:t xml:space="preserve">Each party retains ownership of its background intellectual property.</w:t>
      </w:r>
    </w:p>
    <w:p>
      <w:pPr>
        <w:pStyle w:val="Heading2"/>
      </w:pPr>
      <w:r>
        <w:t xml:space="preserve">§13.2 Study Inventions</w:t>
      </w:r>
    </w:p>
    <w:p>
      <w:r>
        <w:t xml:space="preserve">All inventions arising from the Protocol or Study Drug shall belong to Sponsor.</w:t>
      </w:r>
    </w:p>
    <w:p>
      <w:r>
        <w:t xml:space="preserve">Institution shall promptly disclose any such invention to Sponsor and, at Sponsor’s expense, provide the assistance Sponsor reasonably needs to protect it.</w:t>
      </w:r>
    </w:p>
    <w:p>
      <w:pPr>
        <w:pStyle w:val="Heading2"/>
      </w:pPr>
      <w:r>
        <w:t xml:space="preserve">§13.3 No Implied License</w:t>
      </w:r>
    </w:p>
    <w:p>
      <w:r>
        <w:t xml:space="preserve">Except as expressly stated in this Agreement, no license under any patent or other intellectual property is granted by either party.</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thirty (30) days’ written notice.</w:t>
      </w:r>
    </w:p>
    <w:p>
      <w:pPr>
        <w:pStyle w:val="Heading2"/>
      </w:pPr>
      <w:r>
        <w:t xml:space="preserve">§14.3 Effect of Termination</w:t>
      </w:r>
    </w:p>
    <w:p>
      <w:r>
        <w:t xml:space="preserve">On termination, Institution shall stop enrolling Study Subjects, transition enrolled Study Subjects to appropriate care consistent with their safety, and deliver all Study Data. Sponsor shall pay for work properly performed and non-cancellable obligations incurred before the termination date.</w:t>
      </w:r>
    </w:p>
    <w:p>
      <w:pPr>
        <w:pStyle w:val="Heading2"/>
      </w:pPr>
      <w:r>
        <w:t xml:space="preserve">§14.4 Survival</w:t>
      </w:r>
    </w:p>
    <w:p>
      <w:r>
        <w:t xml:space="preserve">Articles 7 through 13, Section 14.3 and Article 17 survive the expiration or termination of this Agreement.</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State of New Jersey, with venue in </w:t>
      </w:r>
      <w:del w:id="15" w:author="P. Delacroix (Site 23)" w:date="2026-10-16T13:20:00Z">
        <w:r>
          <w:delText xml:space="preserve">its state courts</w:delText>
        </w:r>
      </w:del>
      <w:ins w:id="16" w:author="P. Delacroix (Site 23)" w:date="2026-10-16T13:20:00Z">
        <w:r>
          <w:t xml:space="preserve">the state or federal courts located in Mercer County, New Jersey</w:t>
        </w:r>
      </w:ins>
      <w:r>
        <w:t xml:space="preserve">.</w:t>
      </w:r>
    </w:p>
    <w:p>
      <w:pPr>
        <w:pStyle w:val="Heading2"/>
      </w:pPr>
      <w:r>
        <w:t xml:space="preserve">§17.2 Notices</w:t>
      </w:r>
    </w:p>
    <w:p>
      <w:r>
        <w:t xml:space="preserve">Notices under this Agreement shall be in writing and delivered by hand, by courier or by email with confirmation of receipt, to the addresses on the signature page.</w:t>
      </w:r>
    </w:p>
    <w:p>
      <w:pPr>
        <w:pStyle w:val="Heading2"/>
      </w:pPr>
      <w:r>
        <w:t xml:space="preserve">§17.3 Independent Contractors</w:t>
      </w:r>
    </w:p>
    <w:p>
      <w:r>
        <w:t xml:space="preserve">The parties are independent contractors. Nothing in this Agreement creates a partnership, joint venture or agency between them.</w:t>
      </w:r>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Use of Names</w:t>
      </w:r>
    </w:p>
    <w:p>
      <w:r>
        <w:t xml:space="preserve">Neither party shall use the name or marks of the other in any publicity or advertising without its prior written consent, except that Sponsor may disclose Institution’s participation in the Study as required by law or in public registries.</w:t>
      </w:r>
    </w:p>
    <w:p>
      <w:pPr>
        <w:pStyle w:val="Heading2"/>
      </w:pPr>
      <w:r>
        <w:t xml:space="preserve">§17.6 Assignment</w:t>
      </w:r>
    </w:p>
    <w:p>
      <w:r>
        <w:t xml:space="preserve">Neither party may assign this Agreement without the other’s written consent, except that Sponsor may assign it to an affiliate or to a successor to the Study Drug program on written notice.</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Marrowgate Health System, Albany, NY.</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12,000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w:comment w:id="0" w:author="P. Delacroix (Site 23)" w:date="2026-10-14T15:02:00Z" w:initials="PDS">
    <w:p>
      <w:pPr>
        <w:pStyle w:val="CommentText"/>
      </w:pPr>
      <w:r>
        <w:t xml:space="preserve">Our board requires reciprocal indemnities in every industry agreement.</w:t>
      </w:r>
    </w:p>
  </w:comment>
</w:comments>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CTA, Site 23 redline</dc:title>
  <dc:creator>Siteline</dc:creator>
  <dcterms:created xsi:type="dcterms:W3CDTF">2026-10-18T00:08:51Z</dcterms:created>
</cp:coreProperties>
</file>